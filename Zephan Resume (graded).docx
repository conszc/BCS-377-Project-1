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rPr>
          <w:rFonts w:ascii="Roboto Condensed" w:cs="Roboto Condensed" w:eastAsia="Roboto Condensed" w:hAnsi="Roboto Condensed"/>
          <w:i w:val="0"/>
          <w:iCs w:val="0"/>
          <w:color w:val="999999"/>
          <w:sz w:val="18"/>
          <w:szCs w:val="18"/>
        </w:rPr>
      </w:pPr>
      <w:bookmarkStart w:colFirst="0" w:colLast="0" w:name="_60t4z8py49c1" w:id="0"/>
      <w:bookmarkEnd w:id="0"/>
      <w:r w:rsidDel="00000000" w:rsidR="00000000" w:rsidRPr="00000000">
        <w:rPr>
          <w:rtl w:val="0"/>
        </w:rPr>
        <w:t xml:space="preserve">679 Goodrich Street </w:t>
      </w:r>
      <w:ins w:author="Matthew Citarella" w:id="0" w:date="2026-09-27T21:17:57Z">
        <w:r w:rsidDel="00000000" w:rsidR="00000000" w:rsidRPr="00000000">
          <w:rPr>
            <w:rtl w:val="0"/>
          </w:rPr>
          <w:t xml:space="preserve">-</w:t>
        </w:r>
        <w:r w:rsidDel="00000000" w:rsidR="00000000" w:rsidRPr="00000000">
          <w:rPr>
            <w:rtl w:val="0"/>
            <w:rPrChange w:author="Matthew Citarella" w:id="1" w:date="2026-09-27T21:17:57Z">
              <w:rPr/>
            </w:rPrChange>
          </w:rPr>
          <w:t xml:space="preserve"> state your name before your personal information. In addition, use black font– Times New Roman, Garamond, or Arial would be preferable</w:t>
        </w:r>
      </w:ins>
      <w:r w:rsidDel="00000000" w:rsidR="00000000" w:rsidRPr="00000000">
        <w:rPr>
          <w:rtl w:val="0"/>
        </w:rPr>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rPr>
          <w:rFonts w:ascii="Roboto Condensed" w:cs="Roboto Condensed" w:eastAsia="Roboto Condensed" w:hAnsi="Roboto Condensed"/>
          <w:i w:val="0"/>
          <w:iCs w:val="0"/>
          <w:color w:val="999999"/>
          <w:sz w:val="18"/>
          <w:szCs w:val="18"/>
        </w:rPr>
      </w:pPr>
      <w:bookmarkStart w:colFirst="0" w:colLast="0" w:name="_vkvmyojkneck" w:id="1"/>
      <w:bookmarkEnd w:id="1"/>
      <w:r w:rsidDel="00000000" w:rsidR="00000000" w:rsidRPr="00000000">
        <w:rPr>
          <w:rtl w:val="0"/>
        </w:rPr>
        <w:t xml:space="preserve">Uniondale</w:t>
      </w:r>
      <w:r w:rsidDel="00000000" w:rsidR="00000000" w:rsidRPr="00000000">
        <w:rPr>
          <w:rFonts w:ascii="Roboto Condensed" w:cs="Roboto Condensed" w:eastAsia="Roboto Condensed" w:hAnsi="Roboto Condensed"/>
          <w:i w:val="0"/>
          <w:iCs w:val="0"/>
          <w:color w:val="999999"/>
          <w:sz w:val="18"/>
          <w:szCs w:val="18"/>
          <w:rtl w:val="0"/>
        </w:rPr>
        <w:t xml:space="preserve">, </w:t>
      </w:r>
      <w:r w:rsidDel="00000000" w:rsidR="00000000" w:rsidRPr="00000000">
        <w:rPr>
          <w:rtl w:val="0"/>
        </w:rPr>
        <w:t xml:space="preserve">NY</w:t>
      </w:r>
      <w:r w:rsidDel="00000000" w:rsidR="00000000" w:rsidRPr="00000000">
        <w:rPr>
          <w:rFonts w:ascii="Roboto Condensed" w:cs="Roboto Condensed" w:eastAsia="Roboto Condensed" w:hAnsi="Roboto Condensed"/>
          <w:i w:val="0"/>
          <w:iCs w:val="0"/>
          <w:color w:val="999999"/>
          <w:sz w:val="18"/>
          <w:szCs w:val="18"/>
          <w:rtl w:val="0"/>
        </w:rPr>
        <w:t xml:space="preserve"> 1</w:t>
      </w:r>
      <w:r w:rsidDel="00000000" w:rsidR="00000000" w:rsidRPr="00000000">
        <w:rPr>
          <w:rtl w:val="0"/>
        </w:rPr>
        <w:t xml:space="preserve">1553</w:t>
      </w:r>
      <w:r w:rsidDel="00000000" w:rsidR="00000000" w:rsidRPr="00000000">
        <w:rPr>
          <w:rtl w:val="0"/>
        </w:rPr>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rPr>
          <w:rFonts w:ascii="Roboto Condensed" w:cs="Roboto Condensed" w:eastAsia="Roboto Condensed" w:hAnsi="Roboto Condensed"/>
          <w:i w:val="0"/>
          <w:iCs w:val="0"/>
          <w:color w:val="e91d63"/>
          <w:sz w:val="18"/>
          <w:szCs w:val="18"/>
        </w:rPr>
      </w:pPr>
      <w:bookmarkStart w:colFirst="0" w:colLast="0" w:name="_gdaj50udlpk5" w:id="2"/>
      <w:bookmarkEnd w:id="2"/>
      <w:r w:rsidDel="00000000" w:rsidR="00000000" w:rsidRPr="00000000">
        <w:rPr>
          <w:rFonts w:ascii="Roboto Condensed" w:cs="Roboto Condensed" w:eastAsia="Roboto Condensed" w:hAnsi="Roboto Condensed"/>
          <w:i w:val="0"/>
          <w:iCs w:val="0"/>
          <w:color w:val="e91d63"/>
          <w:sz w:val="18"/>
          <w:szCs w:val="18"/>
          <w:rtl w:val="0"/>
        </w:rPr>
        <w:t xml:space="preserve">(</w:t>
      </w:r>
      <w:r w:rsidDel="00000000" w:rsidR="00000000" w:rsidRPr="00000000">
        <w:rPr>
          <w:color w:val="e91d63"/>
          <w:rtl w:val="0"/>
        </w:rPr>
        <w:t xml:space="preserve">516</w:t>
      </w:r>
      <w:r w:rsidDel="00000000" w:rsidR="00000000" w:rsidRPr="00000000">
        <w:rPr>
          <w:rFonts w:ascii="Roboto Condensed" w:cs="Roboto Condensed" w:eastAsia="Roboto Condensed" w:hAnsi="Roboto Condensed"/>
          <w:i w:val="0"/>
          <w:iCs w:val="0"/>
          <w:color w:val="e91d63"/>
          <w:sz w:val="18"/>
          <w:szCs w:val="18"/>
          <w:rtl w:val="0"/>
        </w:rPr>
        <w:t xml:space="preserve">) </w:t>
      </w:r>
      <w:r w:rsidDel="00000000" w:rsidR="00000000" w:rsidRPr="00000000">
        <w:rPr>
          <w:color w:val="e91d63"/>
          <w:rtl w:val="0"/>
        </w:rPr>
        <w:t xml:space="preserve">316-6807</w:t>
      </w:r>
      <w:r w:rsidDel="00000000" w:rsidR="00000000" w:rsidRPr="00000000">
        <w:rPr>
          <w:rtl w:val="0"/>
        </w:rPr>
      </w:r>
    </w:p>
    <w:p w:rsidR="00000000" w:rsidDel="00000000" w:rsidP="00000000" w:rsidRDefault="00000000" w:rsidRPr="00000000" w14:paraId="00000004">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rPr>
          <w:rFonts w:ascii="Roboto Condensed" w:cs="Roboto Condensed" w:eastAsia="Roboto Condensed" w:hAnsi="Roboto Condensed"/>
          <w:i w:val="0"/>
          <w:iCs w:val="0"/>
          <w:color w:val="999999"/>
          <w:sz w:val="18"/>
          <w:szCs w:val="18"/>
        </w:rPr>
      </w:pPr>
      <w:bookmarkStart w:colFirst="0" w:colLast="0" w:name="_w4zku2j5ire" w:id="3"/>
      <w:bookmarkEnd w:id="3"/>
      <w:r w:rsidDel="00000000" w:rsidR="00000000" w:rsidRPr="00000000">
        <w:rPr>
          <w:color w:val="e91d63"/>
          <w:rtl w:val="0"/>
        </w:rPr>
        <w:t xml:space="preserve">zephanconstantine@gmail.com</w:t>
      </w:r>
      <w:r w:rsidDel="00000000" w:rsidR="00000000" w:rsidRPr="00000000">
        <w:rPr>
          <w:rtl w:val="0"/>
        </w:rPr>
      </w:r>
    </w:p>
    <w:p w:rsidR="00000000" w:rsidDel="00000000" w:rsidP="00000000" w:rsidRDefault="00000000" w:rsidRPr="00000000" w14:paraId="00000005">
      <w:pPr>
        <w:pStyle w:val="Title"/>
        <w:keepNext w:val="0"/>
        <w:keepLines w:val="0"/>
        <w:pageBreakBefore w:val="0"/>
        <w:pBdr>
          <w:top w:space="0" w:sz="0" w:val="nil"/>
          <w:left w:space="0" w:sz="0" w:val="nil"/>
          <w:bottom w:space="0" w:sz="0" w:val="nil"/>
          <w:right w:space="0" w:sz="0" w:val="nil"/>
          <w:between w:space="0" w:sz="0" w:val="nil"/>
        </w:pBdr>
        <w:shd w:fill="auto" w:val="clear"/>
        <w:spacing w:before="320" w:line="240" w:lineRule="auto"/>
        <w:ind w:left="-15" w:firstLine="0"/>
        <w:rPr>
          <w:rFonts w:ascii="PT Mono" w:cs="PT Mono" w:eastAsia="PT Mono" w:hAnsi="PT Mono"/>
          <w:color w:val="999999"/>
          <w:sz w:val="18"/>
          <w:szCs w:val="18"/>
        </w:rPr>
      </w:pPr>
      <w:bookmarkStart w:colFirst="0" w:colLast="0" w:name="_7m30b2qirw0k" w:id="4"/>
      <w:bookmarkEnd w:id="4"/>
      <w:r w:rsidDel="00000000" w:rsidR="00000000" w:rsidRPr="00000000">
        <w:rPr>
          <w:rtl w:val="0"/>
        </w:rPr>
        <w:t xml:space="preserve">Zephan Constantine</w:t>
      </w:r>
      <w:r w:rsidDel="00000000" w:rsidR="00000000" w:rsidRPr="00000000">
        <w:rPr>
          <w:rFonts w:ascii="PT Mono" w:cs="PT Mono" w:eastAsia="PT Mono" w:hAnsi="PT Mono"/>
          <w:color w:val="999999"/>
          <w:sz w:val="18"/>
          <w:szCs w:val="18"/>
        </w:rPr>
        <w:drawing>
          <wp:inline distB="114300" distT="114300" distL="114300" distR="114300">
            <wp:extent cx="5486400" cy="38100"/>
            <wp:effectExtent b="0" l="0" r="0" t="0"/>
            <wp:docPr descr="A long, thin rectangle to divide sections of the document" id="1" name="image1.png"/>
            <a:graphic>
              <a:graphicData uri="http://schemas.openxmlformats.org/drawingml/2006/picture">
                <pic:pic>
                  <pic:nvPicPr>
                    <pic:cNvPr descr="A long, thin rectangle to divide sections of the document" id="0" name="image1.png"/>
                    <pic:cNvPicPr preferRelativeResize="0"/>
                  </pic:nvPicPr>
                  <pic:blipFill>
                    <a:blip r:embed="rId6"/>
                    <a:srcRect b="0" l="0" r="0" t="0"/>
                    <a:stretch>
                      <a:fillRect/>
                    </a:stretch>
                  </pic:blipFill>
                  <pic:spPr>
                    <a:xfrm>
                      <a:off x="0" y="0"/>
                      <a:ext cx="54864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rFonts w:ascii="PT Mono" w:cs="PT Mono" w:eastAsia="PT Mono" w:hAnsi="PT Mono"/>
        </w:rPr>
      </w:pPr>
      <w:r w:rsidDel="00000000" w:rsidR="00000000" w:rsidRPr="00000000">
        <w:rPr>
          <w:rtl w:val="0"/>
        </w:rPr>
      </w:r>
    </w:p>
    <w:p w:rsidR="00000000" w:rsidDel="00000000" w:rsidP="00000000" w:rsidRDefault="00000000" w:rsidRPr="00000000" w14:paraId="00000007">
      <w:pPr>
        <w:pStyle w:val="Heading1"/>
        <w:pageBreakBefore w:val="0"/>
        <w:widowControl w:val="0"/>
        <w:pBdr>
          <w:top w:space="0" w:sz="0" w:val="nil"/>
          <w:left w:space="0" w:sz="0" w:val="nil"/>
          <w:bottom w:space="0" w:sz="0" w:val="nil"/>
          <w:right w:space="0" w:sz="0" w:val="nil"/>
          <w:between w:space="0" w:sz="0" w:val="nil"/>
        </w:pBdr>
        <w:shd w:fill="auto" w:val="clear"/>
        <w:spacing w:before="480" w:line="288" w:lineRule="auto"/>
        <w:ind w:left="-15" w:firstLine="0"/>
        <w:rPr>
          <w:rFonts w:ascii="Oswald" w:cs="Oswald" w:eastAsia="Oswald" w:hAnsi="Oswald"/>
          <w:color w:val="424242"/>
          <w:sz w:val="24"/>
          <w:szCs w:val="24"/>
        </w:rPr>
      </w:pPr>
      <w:bookmarkStart w:colFirst="0" w:colLast="0" w:name="_8ub2p9r4mjxm" w:id="5"/>
      <w:bookmarkEnd w:id="5"/>
      <w:r w:rsidDel="00000000" w:rsidR="00000000" w:rsidRPr="00000000">
        <w:rPr>
          <w:rFonts w:ascii="Oswald" w:cs="Oswald" w:eastAsia="Oswald" w:hAnsi="Oswald"/>
          <w:color w:val="424242"/>
          <w:sz w:val="24"/>
          <w:szCs w:val="24"/>
          <w:rtl w:val="0"/>
        </w:rPr>
        <w:t xml:space="preserve">S</w:t>
      </w:r>
      <w:r w:rsidDel="00000000" w:rsidR="00000000" w:rsidRPr="00000000">
        <w:rPr>
          <w:rtl w:val="0"/>
        </w:rPr>
        <w:t xml:space="preserve">tatement of Purpose</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PT Mono" w:cs="PT Mono" w:eastAsia="PT Mono" w:hAnsi="PT Mono"/>
          <w:color w:val="666666"/>
          <w:sz w:val="18"/>
          <w:szCs w:val="18"/>
        </w:rPr>
      </w:pPr>
      <w:r w:rsidDel="00000000" w:rsidR="00000000" w:rsidRPr="00000000">
        <w:rPr>
          <w:rtl w:val="0"/>
        </w:rPr>
        <w:t xml:space="preserve">Ambitious and adaptable professional seeking an opportunity to</w:t>
      </w:r>
      <w:del w:author="Matthew Citarella" w:id="2" w:date="2026-09-27T21:18:43Z">
        <w:r w:rsidDel="00000000" w:rsidR="00000000" w:rsidRPr="00000000">
          <w:rPr>
            <w:rtl w:val="0"/>
          </w:rPr>
          <w:delText xml:space="preserve"> grow and showcase skills</w:delText>
        </w:r>
      </w:del>
      <w:ins w:author="Matthew Citarella" w:id="2" w:date="2026-09-27T21:18:43Z">
        <w:r w:rsidDel="00000000" w:rsidR="00000000" w:rsidRPr="00000000">
          <w:rPr>
            <w:rtl w:val="0"/>
          </w:rPr>
          <w:t xml:space="preserve"> (state intended job or field- you can use “technical writing position in x field”</w:t>
        </w:r>
      </w:ins>
      <w:r w:rsidDel="00000000" w:rsidR="00000000" w:rsidRPr="00000000">
        <w:rPr>
          <w:rtl w:val="0"/>
        </w:rPr>
        <w:t xml:space="preserve">.</w:t>
      </w:r>
      <w:del w:author="Matthew Citarella" w:id="3" w:date="2026-09-27T21:19:16Z">
        <w:r w:rsidDel="00000000" w:rsidR="00000000" w:rsidRPr="00000000">
          <w:rPr>
            <w:rtl w:val="0"/>
          </w:rPr>
          <w:delText xml:space="preserve"> I am a dependable person that will get the job done and help out others if necessary</w:delText>
        </w:r>
      </w:del>
      <w:ins w:author="Matthew Citarella" w:id="3" w:date="2026-09-27T21:19:16Z">
        <w:r w:rsidDel="00000000" w:rsidR="00000000" w:rsidRPr="00000000">
          <w:rPr>
            <w:rtl w:val="0"/>
          </w:rPr>
          <w:t xml:space="preserve"> (Offer more precise skills/ experience related to your field)</w:t>
        </w:r>
      </w:ins>
      <w:r w:rsidDel="00000000" w:rsidR="00000000" w:rsidRPr="00000000">
        <w:rPr>
          <w:rtl w:val="0"/>
        </w:rPr>
        <w:t xml:space="preserve">. I am committed to meeting the organization goals as well as my personal goals.</w:t>
      </w:r>
      <w:r w:rsidDel="00000000" w:rsidR="00000000" w:rsidRPr="00000000">
        <w:rPr>
          <w:rtl w:val="0"/>
        </w:rPr>
      </w:r>
    </w:p>
    <w:p w:rsidR="00000000" w:rsidDel="00000000" w:rsidP="00000000" w:rsidRDefault="00000000" w:rsidRPr="00000000" w14:paraId="00000009">
      <w:pPr>
        <w:pStyle w:val="Heading1"/>
        <w:pageBreakBefore w:val="0"/>
        <w:widowControl w:val="0"/>
        <w:pBdr>
          <w:top w:space="0" w:sz="0" w:val="nil"/>
          <w:left w:space="0" w:sz="0" w:val="nil"/>
          <w:bottom w:space="0" w:sz="0" w:val="nil"/>
          <w:right w:space="0" w:sz="0" w:val="nil"/>
          <w:between w:space="0" w:sz="0" w:val="nil"/>
        </w:pBdr>
        <w:shd w:fill="auto" w:val="clear"/>
        <w:spacing w:before="480" w:line="288" w:lineRule="auto"/>
        <w:ind w:left="-15" w:firstLine="0"/>
        <w:rPr>
          <w:rFonts w:ascii="Oswald" w:cs="Oswald" w:eastAsia="Oswald" w:hAnsi="Oswald"/>
          <w:color w:val="424242"/>
          <w:sz w:val="24"/>
          <w:szCs w:val="24"/>
        </w:rPr>
      </w:pPr>
      <w:bookmarkStart w:colFirst="0" w:colLast="0" w:name="_ahp53resb9x3" w:id="6"/>
      <w:bookmarkEnd w:id="6"/>
      <w:r w:rsidDel="00000000" w:rsidR="00000000" w:rsidRPr="00000000">
        <w:rPr>
          <w:rFonts w:ascii="Oswald" w:cs="Oswald" w:eastAsia="Oswald" w:hAnsi="Oswald"/>
          <w:color w:val="424242"/>
          <w:sz w:val="24"/>
          <w:szCs w:val="24"/>
          <w:rtl w:val="0"/>
        </w:rPr>
        <w:t xml:space="preserve">EXPERIENCE</w:t>
      </w:r>
      <w:ins w:author="Matthew Citarella" w:id="4" w:date="2026-09-27T21:19:32Z">
        <w:r w:rsidDel="00000000" w:rsidR="00000000" w:rsidRPr="00000000">
          <w:rPr>
            <w:rFonts w:ascii="Oswald" w:cs="Oswald" w:eastAsia="Oswald" w:hAnsi="Oswald"/>
            <w:color w:val="424242"/>
            <w:sz w:val="24"/>
            <w:szCs w:val="24"/>
            <w:rtl w:val="0"/>
          </w:rPr>
          <w:t xml:space="preserve">- list education first</w:t>
        </w:r>
      </w:ins>
      <w:r w:rsidDel="00000000" w:rsidR="00000000" w:rsidRPr="00000000">
        <w:rPr>
          <w:rtl w:val="0"/>
        </w:rPr>
      </w:r>
    </w:p>
    <w:p w:rsidR="00000000" w:rsidDel="00000000" w:rsidP="00000000" w:rsidRDefault="00000000" w:rsidRPr="00000000" w14:paraId="0000000A">
      <w:pPr>
        <w:pStyle w:val="Heading2"/>
        <w:keepNext w:val="0"/>
        <w:keepLines w:val="0"/>
        <w:pageBreakBefore w:val="0"/>
        <w:pBdr>
          <w:top w:space="0" w:sz="0" w:val="nil"/>
          <w:left w:space="0" w:sz="0" w:val="nil"/>
          <w:bottom w:space="0" w:sz="0" w:val="nil"/>
          <w:right w:space="0" w:sz="0" w:val="nil"/>
          <w:between w:space="0" w:sz="0" w:val="nil"/>
        </w:pBdr>
        <w:shd w:fill="auto" w:val="clear"/>
        <w:rPr>
          <w:b w:val="0"/>
          <w:bCs w:val="0"/>
          <w:i w:val="1"/>
          <w:iCs w:val="1"/>
          <w:color w:val="2e4440"/>
        </w:rPr>
      </w:pPr>
      <w:bookmarkStart w:colFirst="0" w:colLast="0" w:name="_l0ugz5v0kq8q" w:id="7"/>
      <w:bookmarkEnd w:id="7"/>
      <w:r w:rsidDel="00000000" w:rsidR="00000000" w:rsidRPr="00000000">
        <w:rPr>
          <w:rtl w:val="0"/>
        </w:rPr>
        <w:t xml:space="preserve">NetTel USA, Melville,NY</w:t>
      </w:r>
      <w:r w:rsidDel="00000000" w:rsidR="00000000" w:rsidRPr="00000000">
        <w:rPr>
          <w:b w:val="0"/>
          <w:bCs w:val="0"/>
          <w:i w:val="1"/>
          <w:iCs w:val="1"/>
          <w:color w:val="2e4440"/>
          <w:rtl w:val="0"/>
        </w:rPr>
        <w:t xml:space="preserve"> — Debt Collector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tl w:val="0"/>
        </w:rPr>
        <w:t xml:space="preserve">June 2025</w:t>
      </w:r>
      <w:r w:rsidDel="00000000" w:rsidR="00000000" w:rsidRPr="00000000">
        <w:rPr>
          <w:rFonts w:ascii="Source Code Pro" w:cs="Source Code Pro" w:eastAsia="Source Code Pro" w:hAnsi="Source Code Pro"/>
          <w:color w:val="666666"/>
          <w:sz w:val="18"/>
          <w:szCs w:val="18"/>
          <w:rtl w:val="0"/>
        </w:rPr>
        <w:t xml:space="preserve"> - PRESENT</w:t>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spacing w:after="0" w:before="120" w:line="288" w:lineRule="auto"/>
        <w:ind w:left="720" w:hanging="360"/>
        <w:rPr>
          <w:rFonts w:ascii="Source Code Pro" w:cs="Source Code Pro" w:eastAsia="Source Code Pro" w:hAnsi="Source Code Pro"/>
          <w:color w:val="666666"/>
          <w:sz w:val="18"/>
          <w:szCs w:val="18"/>
        </w:rPr>
      </w:pPr>
      <w:ins w:author="Matthew Citarella" w:id="5" w:date="2026-09-27T21:19:45Z">
        <w:r w:rsidDel="00000000" w:rsidR="00000000" w:rsidRPr="00000000">
          <w:rPr>
            <w:rtl w:val="0"/>
            <w:rPrChange w:author="Matthew Citarella" w:id="6" w:date="2026-09-27T21:19:45Z">
              <w:rPr>
                <w:rFonts w:ascii="Source Code Pro" w:cs="Source Code Pro" w:eastAsia="Source Code Pro" w:hAnsi="Source Code Pro"/>
                <w:color w:val="666666"/>
                <w:sz w:val="18"/>
                <w:szCs w:val="18"/>
              </w:rPr>
            </w:rPrChange>
          </w:rPr>
          <w:t xml:space="preserve">Navigate</w:t>
        </w:r>
      </w:ins>
      <w:del w:author="Matthew Citarella" w:id="5" w:date="2026-09-27T21:19:45Z">
        <w:r w:rsidDel="00000000" w:rsidR="00000000" w:rsidRPr="00000000">
          <w:rPr>
            <w:rtl w:val="0"/>
            <w:rPrChange w:author="Matthew Citarella" w:id="6" w:date="2026-09-27T21:19:45Z">
              <w:rPr/>
            </w:rPrChange>
          </w:rPr>
          <w:delText xml:space="preserve">Utilize</w:delText>
        </w:r>
      </w:del>
      <w:r w:rsidDel="00000000" w:rsidR="00000000" w:rsidRPr="00000000">
        <w:rPr>
          <w:rtl w:val="0"/>
        </w:rPr>
        <w:t xml:space="preserve"> call management systems and customer databases to document consumer interactions and maintain accurate records.</w:t>
      </w:r>
      <w:r w:rsidDel="00000000" w:rsidR="00000000" w:rsidRPr="00000000">
        <w:rPr>
          <w:rFonts w:ascii="Source Code Pro" w:cs="Source Code Pro" w:eastAsia="Source Code Pro" w:hAnsi="Source Code Pro"/>
          <w:color w:val="666666"/>
          <w:sz w:val="18"/>
          <w:szCs w:val="18"/>
          <w:rtl w:val="0"/>
        </w:rPr>
        <w:t xml:space="preserve"> </w:t>
      </w:r>
    </w:p>
    <w:p w:rsidR="00000000" w:rsidDel="00000000" w:rsidP="00000000" w:rsidRDefault="00000000" w:rsidRPr="00000000" w14:paraId="0000000D">
      <w:pPr>
        <w:pageBreakBefore w:val="0"/>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hanging="360"/>
        <w:rPr>
          <w:rFonts w:ascii="Source Code Pro" w:cs="Source Code Pro" w:eastAsia="Source Code Pro" w:hAnsi="Source Code Pro"/>
          <w:color w:val="666666"/>
          <w:sz w:val="18"/>
          <w:szCs w:val="18"/>
        </w:rPr>
      </w:pPr>
      <w:r w:rsidDel="00000000" w:rsidR="00000000" w:rsidRPr="00000000">
        <w:rPr>
          <w:rtl w:val="0"/>
        </w:rPr>
        <w:t xml:space="preserve">Ensure compliance with federal and state regulations, demonstrating attention to data integrity, confidentiality, and security practices.</w:t>
      </w:r>
      <w:r w:rsidDel="00000000" w:rsidR="00000000" w:rsidRPr="00000000">
        <w:rPr>
          <w:rtl w:val="0"/>
        </w:rPr>
      </w:r>
    </w:p>
    <w:p w:rsidR="00000000" w:rsidDel="00000000" w:rsidP="00000000" w:rsidRDefault="00000000" w:rsidRPr="00000000" w14:paraId="0000000E">
      <w:pPr>
        <w:pageBreakBefore w:val="0"/>
        <w:numPr>
          <w:ilvl w:val="0"/>
          <w:numId w:val="3"/>
        </w:numPr>
        <w:pBdr>
          <w:top w:space="0" w:sz="0" w:val="nil"/>
          <w:left w:space="0" w:sz="0" w:val="nil"/>
          <w:bottom w:space="0" w:sz="0" w:val="nil"/>
          <w:right w:space="0" w:sz="0" w:val="nil"/>
          <w:between w:space="0" w:sz="0" w:val="nil"/>
        </w:pBdr>
        <w:shd w:fill="auto" w:val="clear"/>
        <w:spacing w:before="0" w:line="288" w:lineRule="auto"/>
        <w:ind w:left="720" w:hanging="360"/>
        <w:rPr>
          <w:rFonts w:ascii="Source Code Pro" w:cs="Source Code Pro" w:eastAsia="Source Code Pro" w:hAnsi="Source Code Pro"/>
          <w:color w:val="666666"/>
          <w:sz w:val="18"/>
          <w:szCs w:val="18"/>
        </w:rPr>
      </w:pPr>
      <w:r w:rsidDel="00000000" w:rsidR="00000000" w:rsidRPr="00000000">
        <w:rPr>
          <w:rtl w:val="0"/>
        </w:rPr>
        <w:t xml:space="preserve">Communicate professionally with consumers to resolve past-due accounts, strengthening communication and documentation skills in regulated environments.</w:t>
      </w:r>
      <w:r w:rsidDel="00000000" w:rsidR="00000000" w:rsidRPr="00000000">
        <w:rPr>
          <w:rtl w:val="0"/>
        </w:rPr>
      </w:r>
    </w:p>
    <w:p w:rsidR="00000000" w:rsidDel="00000000" w:rsidP="00000000" w:rsidRDefault="00000000" w:rsidRPr="00000000" w14:paraId="0000000F">
      <w:pPr>
        <w:pStyle w:val="Heading2"/>
        <w:keepNext w:val="0"/>
        <w:keepLines w:val="0"/>
        <w:pageBreakBefore w:val="0"/>
        <w:pBdr>
          <w:top w:space="0" w:sz="0" w:val="nil"/>
          <w:left w:space="0" w:sz="0" w:val="nil"/>
          <w:bottom w:space="0" w:sz="0" w:val="nil"/>
          <w:right w:space="0" w:sz="0" w:val="nil"/>
          <w:between w:space="0" w:sz="0" w:val="nil"/>
        </w:pBdr>
        <w:shd w:fill="auto" w:val="clear"/>
        <w:rPr>
          <w:b w:val="0"/>
          <w:bCs w:val="0"/>
          <w:i w:val="1"/>
          <w:iCs w:val="1"/>
          <w:color w:val="2e4440"/>
        </w:rPr>
      </w:pPr>
      <w:bookmarkStart w:colFirst="0" w:colLast="0" w:name="_lpfqlnah1mt7" w:id="8"/>
      <w:bookmarkEnd w:id="8"/>
      <w:r w:rsidDel="00000000" w:rsidR="00000000" w:rsidRPr="00000000">
        <w:rPr>
          <w:rtl w:val="0"/>
        </w:rPr>
        <w:t xml:space="preserve">Ebenezer SDA Church, Freeport, NY </w:t>
      </w:r>
      <w:r w:rsidDel="00000000" w:rsidR="00000000" w:rsidRPr="00000000">
        <w:rPr>
          <w:b w:val="0"/>
          <w:bCs w:val="0"/>
          <w:i w:val="1"/>
          <w:iCs w:val="1"/>
          <w:color w:val="2e4440"/>
          <w:rtl w:val="0"/>
        </w:rPr>
        <w:t xml:space="preserve">— Audio Visuals Associate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tl w:val="0"/>
        </w:rPr>
        <w:t xml:space="preserve">Aug 2021</w:t>
      </w:r>
      <w:r w:rsidDel="00000000" w:rsidR="00000000" w:rsidRPr="00000000">
        <w:rPr>
          <w:rFonts w:ascii="Source Code Pro" w:cs="Source Code Pro" w:eastAsia="Source Code Pro" w:hAnsi="Source Code Pro"/>
          <w:color w:val="666666"/>
          <w:sz w:val="18"/>
          <w:szCs w:val="18"/>
          <w:rtl w:val="0"/>
        </w:rPr>
        <w:t xml:space="preserve"> - </w:t>
      </w:r>
      <w:r w:rsidDel="00000000" w:rsidR="00000000" w:rsidRPr="00000000">
        <w:rPr>
          <w:rtl w:val="0"/>
        </w:rPr>
        <w:t xml:space="preserve">June 2025</w:t>
      </w:r>
      <w:r w:rsidDel="00000000" w:rsidR="00000000" w:rsidRPr="00000000">
        <w:rPr>
          <w:rtl w:val="0"/>
        </w:rPr>
      </w:r>
    </w:p>
    <w:p w:rsidR="00000000" w:rsidDel="00000000" w:rsidP="00000000" w:rsidRDefault="00000000" w:rsidRPr="00000000" w14:paraId="00000011">
      <w:pPr>
        <w:pageBreakBefore w:val="0"/>
        <w:numPr>
          <w:ilvl w:val="0"/>
          <w:numId w:val="4"/>
        </w:numPr>
        <w:pBdr>
          <w:top w:space="0" w:sz="0" w:val="nil"/>
          <w:left w:space="0" w:sz="0" w:val="nil"/>
          <w:bottom w:space="0" w:sz="0" w:val="nil"/>
          <w:right w:space="0" w:sz="0" w:val="nil"/>
          <w:between w:space="0" w:sz="0" w:val="nil"/>
        </w:pBdr>
        <w:shd w:fill="auto" w:val="clear"/>
        <w:spacing w:after="0" w:before="120" w:line="288" w:lineRule="auto"/>
        <w:ind w:left="720" w:hanging="360"/>
        <w:rPr>
          <w:rFonts w:ascii="Source Code Pro" w:cs="Source Code Pro" w:eastAsia="Source Code Pro" w:hAnsi="Source Code Pro"/>
          <w:color w:val="666666"/>
          <w:sz w:val="18"/>
          <w:szCs w:val="18"/>
        </w:rPr>
      </w:pPr>
      <w:r w:rsidDel="00000000" w:rsidR="00000000" w:rsidRPr="00000000">
        <w:rPr>
          <w:rtl w:val="0"/>
        </w:rPr>
        <w:t xml:space="preserve">Configured and managed YouTube Live streaming settings.</w:t>
      </w:r>
      <w:r w:rsidDel="00000000" w:rsidR="00000000" w:rsidRPr="00000000">
        <w:rPr>
          <w:rFonts w:ascii="Source Code Pro" w:cs="Source Code Pro" w:eastAsia="Source Code Pro" w:hAnsi="Source Code Pro"/>
          <w:color w:val="666666"/>
          <w:sz w:val="18"/>
          <w:szCs w:val="18"/>
          <w:rtl w:val="0"/>
        </w:rPr>
        <w:t xml:space="preserve"> </w:t>
      </w:r>
    </w:p>
    <w:p w:rsidR="00000000" w:rsidDel="00000000" w:rsidP="00000000" w:rsidRDefault="00000000" w:rsidRPr="00000000" w14:paraId="00000012">
      <w:pPr>
        <w:pageBreakBefore w:val="0"/>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hanging="360"/>
        <w:rPr>
          <w:rFonts w:ascii="Source Code Pro" w:cs="Source Code Pro" w:eastAsia="Source Code Pro" w:hAnsi="Source Code Pro"/>
          <w:color w:val="666666"/>
          <w:sz w:val="18"/>
          <w:szCs w:val="18"/>
        </w:rPr>
      </w:pPr>
      <w:r w:rsidDel="00000000" w:rsidR="00000000" w:rsidRPr="00000000">
        <w:rPr>
          <w:rtl w:val="0"/>
        </w:rPr>
        <w:t xml:space="preserve">Performed routine maintenance and diagnostics to support consistent system performance.</w:t>
      </w:r>
      <w:r w:rsidDel="00000000" w:rsidR="00000000" w:rsidRPr="00000000">
        <w:rPr>
          <w:rtl w:val="0"/>
        </w:rPr>
      </w:r>
    </w:p>
    <w:p w:rsidR="00000000" w:rsidDel="00000000" w:rsidP="00000000" w:rsidRDefault="00000000" w:rsidRPr="00000000" w14:paraId="00000013">
      <w:pPr>
        <w:pageBreakBefore w:val="0"/>
        <w:numPr>
          <w:ilvl w:val="0"/>
          <w:numId w:val="2"/>
        </w:numPr>
        <w:pBdr>
          <w:top w:space="0" w:sz="0" w:val="nil"/>
          <w:left w:space="0" w:sz="0" w:val="nil"/>
          <w:bottom w:space="0" w:sz="0" w:val="nil"/>
          <w:right w:space="0" w:sz="0" w:val="nil"/>
          <w:between w:space="0" w:sz="0" w:val="nil"/>
        </w:pBdr>
        <w:shd w:fill="auto" w:val="clear"/>
        <w:spacing w:before="0" w:line="288" w:lineRule="auto"/>
        <w:ind w:left="720" w:hanging="360"/>
        <w:rPr>
          <w:rFonts w:ascii="Source Code Pro" w:cs="Source Code Pro" w:eastAsia="Source Code Pro" w:hAnsi="Source Code Pro"/>
          <w:color w:val="666666"/>
          <w:sz w:val="18"/>
          <w:szCs w:val="18"/>
        </w:rPr>
      </w:pPr>
      <w:r w:rsidDel="00000000" w:rsidR="00000000" w:rsidRPr="00000000">
        <w:rPr>
          <w:rFonts w:ascii="PT Mono" w:cs="PT Mono" w:eastAsia="PT Mono" w:hAnsi="PT Mono"/>
          <w:rtl w:val="0"/>
        </w:rPr>
        <w:t xml:space="preserve">Collaborated with technical staff and sound engineers to support IT operations and user experience during live events.</w:t>
      </w:r>
      <w:r w:rsidDel="00000000" w:rsidR="00000000" w:rsidRPr="00000000">
        <w:rPr>
          <w:rtl w:val="0"/>
        </w:rPr>
      </w:r>
    </w:p>
    <w:p w:rsidR="00000000" w:rsidDel="00000000" w:rsidP="00000000" w:rsidRDefault="00000000" w:rsidRPr="00000000" w14:paraId="00000014">
      <w:pPr>
        <w:pStyle w:val="Heading1"/>
        <w:pageBreakBefore w:val="0"/>
        <w:widowControl w:val="0"/>
        <w:pBdr>
          <w:top w:space="0" w:sz="0" w:val="nil"/>
          <w:left w:space="0" w:sz="0" w:val="nil"/>
          <w:bottom w:space="0" w:sz="0" w:val="nil"/>
          <w:right w:space="0" w:sz="0" w:val="nil"/>
          <w:between w:space="0" w:sz="0" w:val="nil"/>
        </w:pBdr>
        <w:shd w:fill="auto" w:val="clear"/>
        <w:spacing w:before="480" w:line="288" w:lineRule="auto"/>
        <w:ind w:left="-15" w:firstLine="0"/>
        <w:rPr>
          <w:rFonts w:ascii="Oswald" w:cs="Oswald" w:eastAsia="Oswald" w:hAnsi="Oswald"/>
          <w:color w:val="424242"/>
          <w:sz w:val="24"/>
          <w:szCs w:val="24"/>
        </w:rPr>
      </w:pPr>
      <w:bookmarkStart w:colFirst="0" w:colLast="0" w:name="_jplm3d3fca17" w:id="9"/>
      <w:bookmarkEnd w:id="9"/>
      <w:r w:rsidDel="00000000" w:rsidR="00000000" w:rsidRPr="00000000">
        <w:rPr>
          <w:rFonts w:ascii="Oswald" w:cs="Oswald" w:eastAsia="Oswald" w:hAnsi="Oswald"/>
          <w:color w:val="424242"/>
          <w:sz w:val="24"/>
          <w:szCs w:val="24"/>
          <w:rtl w:val="0"/>
        </w:rPr>
        <w:t xml:space="preserve">EDUCATION</w:t>
      </w:r>
    </w:p>
    <w:p w:rsidR="00000000" w:rsidDel="00000000" w:rsidP="00000000" w:rsidRDefault="00000000" w:rsidRPr="00000000" w14:paraId="00000015">
      <w:pPr>
        <w:pStyle w:val="Heading2"/>
        <w:keepNext w:val="0"/>
        <w:keepLines w:val="0"/>
        <w:pageBreakBefore w:val="0"/>
        <w:pBdr>
          <w:top w:space="0" w:sz="0" w:val="nil"/>
          <w:left w:space="0" w:sz="0" w:val="nil"/>
          <w:bottom w:space="0" w:sz="0" w:val="nil"/>
          <w:right w:space="0" w:sz="0" w:val="nil"/>
          <w:between w:space="0" w:sz="0" w:val="nil"/>
        </w:pBdr>
        <w:shd w:fill="auto" w:val="clear"/>
        <w:rPr>
          <w:b w:val="0"/>
          <w:bCs w:val="0"/>
          <w:i w:val="1"/>
          <w:iCs w:val="1"/>
          <w:color w:val="2e4440"/>
        </w:rPr>
      </w:pPr>
      <w:bookmarkStart w:colFirst="0" w:colLast="0" w:name="_f4n19c3xo0n1" w:id="10"/>
      <w:bookmarkEnd w:id="10"/>
      <w:r w:rsidDel="00000000" w:rsidR="00000000" w:rsidRPr="00000000">
        <w:rPr>
          <w:rtl w:val="0"/>
        </w:rPr>
        <w:t xml:space="preserve">Farmingdale State College, Melville, NY</w:t>
      </w:r>
      <w:r w:rsidDel="00000000" w:rsidR="00000000" w:rsidRPr="00000000">
        <w:rPr>
          <w:b w:val="0"/>
          <w:bCs w:val="0"/>
          <w:i w:val="1"/>
          <w:iCs w:val="1"/>
          <w:color w:val="2e4440"/>
          <w:rtl w:val="0"/>
        </w:rPr>
        <w:t xml:space="preserve"> — Bachelor of Science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tl w:val="0"/>
        </w:rPr>
        <w:t xml:space="preserve">Aug 2021</w:t>
      </w:r>
      <w:r w:rsidDel="00000000" w:rsidR="00000000" w:rsidRPr="00000000">
        <w:rPr>
          <w:rFonts w:ascii="Source Code Pro" w:cs="Source Code Pro" w:eastAsia="Source Code Pro" w:hAnsi="Source Code Pro"/>
          <w:color w:val="666666"/>
          <w:sz w:val="18"/>
          <w:szCs w:val="18"/>
          <w:rtl w:val="0"/>
        </w:rPr>
        <w:t xml:space="preserve"> - </w:t>
      </w:r>
      <w:r w:rsidDel="00000000" w:rsidR="00000000" w:rsidRPr="00000000">
        <w:rPr>
          <w:rtl w:val="0"/>
        </w:rPr>
        <w:t xml:space="preserve">May 2027</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tl w:val="0"/>
        </w:rPr>
      </w:r>
    </w:p>
    <w:p w:rsidR="00000000" w:rsidDel="00000000" w:rsidP="00000000" w:rsidRDefault="00000000" w:rsidRPr="00000000" w14:paraId="00000018">
      <w:pPr>
        <w:pStyle w:val="Heading1"/>
        <w:pageBreakBefore w:val="0"/>
        <w:widowControl w:val="0"/>
        <w:pBdr>
          <w:top w:space="0" w:sz="0" w:val="nil"/>
          <w:left w:space="0" w:sz="0" w:val="nil"/>
          <w:bottom w:space="0" w:sz="0" w:val="nil"/>
          <w:right w:space="0" w:sz="0" w:val="nil"/>
          <w:between w:space="0" w:sz="0" w:val="nil"/>
        </w:pBdr>
        <w:shd w:fill="auto" w:val="clear"/>
        <w:spacing w:before="480" w:line="288" w:lineRule="auto"/>
        <w:ind w:left="-15" w:firstLine="0"/>
        <w:rPr>
          <w:rFonts w:ascii="Oswald" w:cs="Oswald" w:eastAsia="Oswald" w:hAnsi="Oswald"/>
          <w:color w:val="424242"/>
          <w:sz w:val="24"/>
          <w:szCs w:val="24"/>
        </w:rPr>
      </w:pPr>
      <w:bookmarkStart w:colFirst="0" w:colLast="0" w:name="_wt2322ecnetg" w:id="11"/>
      <w:bookmarkEnd w:id="11"/>
      <w:r w:rsidDel="00000000" w:rsidR="00000000" w:rsidRPr="00000000">
        <w:rPr>
          <w:rFonts w:ascii="Oswald" w:cs="Oswald" w:eastAsia="Oswald" w:hAnsi="Oswald"/>
          <w:color w:val="424242"/>
          <w:sz w:val="24"/>
          <w:szCs w:val="24"/>
          <w:rtl w:val="0"/>
        </w:rPr>
        <w:t xml:space="preserve">AWARDS</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spacing w:after="0" w:before="120" w:line="288" w:lineRule="auto"/>
        <w:ind w:left="720" w:hanging="360"/>
        <w:rPr/>
      </w:pPr>
      <w:r w:rsidDel="00000000" w:rsidR="00000000" w:rsidRPr="00000000">
        <w:rPr>
          <w:rFonts w:ascii="PT Mono" w:cs="PT Mono" w:eastAsia="PT Mono" w:hAnsi="PT Mono"/>
          <w:rtl w:val="0"/>
        </w:rPr>
        <w:t xml:space="preserve">Quickstart Cybersecurity Bootcamp - Cybersecurity Essentials</w:t>
      </w:r>
      <w:r w:rsidDel="00000000" w:rsidR="00000000" w:rsidRPr="00000000">
        <w:rPr>
          <w:rtl w:val="0"/>
        </w:rPr>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spacing w:before="0" w:line="288" w:lineRule="auto"/>
        <w:ind w:left="720" w:hanging="360"/>
        <w:rPr>
          <w:ins w:author="Matthew Citarella" w:id="7" w:date="2026-09-27T21:20:00Z"/>
          <w:rFonts w:ascii="PT Mono" w:cs="PT Mono" w:eastAsia="PT Mono" w:hAnsi="PT Mono"/>
        </w:rPr>
      </w:pPr>
      <w:r w:rsidDel="00000000" w:rsidR="00000000" w:rsidRPr="00000000">
        <w:rPr>
          <w:rFonts w:ascii="PT Mono" w:cs="PT Mono" w:eastAsia="PT Mono" w:hAnsi="PT Mono"/>
          <w:rtl w:val="0"/>
        </w:rPr>
        <w:t xml:space="preserve">CompTIA Security +</w:t>
      </w:r>
      <w:ins w:author="Matthew Citarella" w:id="7" w:date="2026-09-27T21:20:00Z">
        <w:r w:rsidDel="00000000" w:rsidR="00000000" w:rsidRPr="00000000">
          <w:rPr>
            <w:rtl w:val="0"/>
          </w:rPr>
        </w:r>
      </w:ins>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288" w:lineRule="auto"/>
        <w:ind w:left="0" w:firstLine="0"/>
        <w:rPr>
          <w:ins w:author="Matthew Citarella" w:id="7" w:date="2026-09-27T21:20:00Z"/>
          <w:rFonts w:ascii="PT Mono" w:cs="PT Mono" w:eastAsia="PT Mono" w:hAnsi="PT Mono"/>
        </w:rPr>
      </w:pPr>
      <w:ins w:author="Matthew Citarella" w:id="7" w:date="2026-09-27T21:20:00Z">
        <w:r w:rsidDel="00000000" w:rsidR="00000000" w:rsidRPr="00000000">
          <w:rPr>
            <w:rtl w:val="0"/>
          </w:rPr>
        </w:r>
      </w:ins>
    </w:p>
    <w:p w:rsidR="00000000" w:rsidDel="00000000" w:rsidP="00000000" w:rsidRDefault="00000000" w:rsidRPr="00000000" w14:paraId="0000001C">
      <w:pPr>
        <w:widowControl w:val="0"/>
        <w:spacing w:before="0" w:line="240" w:lineRule="auto"/>
        <w:ind w:left="0" w:firstLine="0"/>
        <w:rPr>
          <w:ins w:author="Matthew Citarella" w:id="7" w:date="2026-09-27T21:20:00Z"/>
          <w:rFonts w:ascii="Times New Roman" w:cs="Times New Roman" w:eastAsia="Times New Roman" w:hAnsi="Times New Roman"/>
          <w:color w:val="000000"/>
          <w:sz w:val="24"/>
          <w:szCs w:val="24"/>
          <w:rPrChange w:author="Matthew Citarella" w:id="8" w:date="2026-09-27T21:20:00Z">
            <w:rPr>
              <w:rFonts w:ascii="PT Mono" w:cs="PT Mono" w:eastAsia="PT Mono" w:hAnsi="PT Mono"/>
            </w:rPr>
          </w:rPrChange>
        </w:rPr>
      </w:pPr>
      <w:ins w:author="Matthew Citarella" w:id="7" w:date="2026-09-27T21:20:00Z">
        <w:r w:rsidDel="00000000" w:rsidR="00000000" w:rsidRPr="00000000">
          <w:rPr>
            <w:rFonts w:ascii="Times New Roman" w:cs="Times New Roman" w:eastAsia="Times New Roman" w:hAnsi="Times New Roman"/>
            <w:color w:val="000000"/>
            <w:sz w:val="24"/>
            <w:szCs w:val="24"/>
            <w:rtl w:val="0"/>
            <w:rPrChange w:author="Matthew Citarella" w:id="8" w:date="2026-09-27T21:20:00Z">
              <w:rPr>
                <w:rFonts w:ascii="PT Mono" w:cs="PT Mono" w:eastAsia="PT Mono" w:hAnsi="PT Mono"/>
              </w:rPr>
            </w:rPrChange>
          </w:rPr>
          <w:t xml:space="preserve">In addition to the formatting notes I offer above, your resume should neatly fit one page.  If you choose to revise, first clarify your statement of purpose. State your intended job, then discuss experience or skills related to </w:t>
        </w:r>
        <w:r w:rsidDel="00000000" w:rsidR="00000000" w:rsidRPr="00000000">
          <w:rPr>
            <w:rFonts w:ascii="Times New Roman" w:cs="Times New Roman" w:eastAsia="Times New Roman" w:hAnsi="Times New Roman"/>
            <w:color w:val="000000"/>
            <w:sz w:val="24"/>
            <w:szCs w:val="24"/>
            <w:rtl w:val="0"/>
            <w:rPrChange w:author="Matthew Citarella" w:id="8" w:date="2026-09-27T21:20:00Z">
              <w:rPr>
                <w:rFonts w:ascii="PT Mono" w:cs="PT Mono" w:eastAsia="PT Mono" w:hAnsi="PT Mono"/>
              </w:rPr>
            </w:rPrChange>
          </w:rPr>
          <w:t xml:space="preserve">your given</w:t>
        </w:r>
        <w:r w:rsidDel="00000000" w:rsidR="00000000" w:rsidRPr="00000000">
          <w:rPr>
            <w:rFonts w:ascii="Times New Roman" w:cs="Times New Roman" w:eastAsia="Times New Roman" w:hAnsi="Times New Roman"/>
            <w:color w:val="000000"/>
            <w:sz w:val="24"/>
            <w:szCs w:val="24"/>
            <w:rtl w:val="0"/>
            <w:rPrChange w:author="Matthew Citarella" w:id="8" w:date="2026-09-27T21:20:00Z">
              <w:rPr>
                <w:rFonts w:ascii="PT Mono" w:cs="PT Mono" w:eastAsia="PT Mono" w:hAnsi="PT Mono"/>
              </w:rPr>
            </w:rPrChange>
          </w:rPr>
          <w:t xml:space="preserve"> field of interest. Then, try to offer more precise work experience that relates to your intention. I also recommend using black font throughout and bolding titles and specific information to make your resume more readable. </w:t>
        </w:r>
      </w:ins>
    </w:p>
    <w:p w:rsidR="00000000" w:rsidDel="00000000" w:rsidP="00000000" w:rsidRDefault="00000000" w:rsidRPr="00000000" w14:paraId="0000001D">
      <w:pPr>
        <w:widowControl w:val="0"/>
        <w:spacing w:before="0" w:line="240" w:lineRule="auto"/>
        <w:ind w:left="0" w:firstLine="0"/>
        <w:rPr>
          <w:ins w:author="Matthew Citarella" w:id="7" w:date="2026-09-27T21:20:00Z"/>
          <w:rFonts w:ascii="Times New Roman" w:cs="Times New Roman" w:eastAsia="Times New Roman" w:hAnsi="Times New Roman"/>
          <w:color w:val="000000"/>
          <w:sz w:val="24"/>
          <w:szCs w:val="24"/>
          <w:rPrChange w:author="Matthew Citarella" w:id="8" w:date="2026-09-27T21:20:00Z">
            <w:rPr>
              <w:rFonts w:ascii="PT Mono" w:cs="PT Mono" w:eastAsia="PT Mono" w:hAnsi="PT Mono"/>
            </w:rPr>
          </w:rPrChange>
        </w:rPr>
      </w:pPr>
      <w:ins w:author="Matthew Citarella" w:id="7" w:date="2026-09-27T21:20:00Z">
        <w:r w:rsidDel="00000000" w:rsidR="00000000" w:rsidRPr="00000000">
          <w:rPr>
            <w:rtl w:val="0"/>
          </w:rPr>
        </w:r>
      </w:ins>
    </w:p>
    <w:p w:rsidR="00000000" w:rsidDel="00000000" w:rsidP="00000000" w:rsidRDefault="00000000" w:rsidRPr="00000000" w14:paraId="0000001E">
      <w:pPr>
        <w:widowControl w:val="0"/>
        <w:spacing w:before="0" w:line="240" w:lineRule="auto"/>
        <w:ind w:left="0" w:firstLine="0"/>
        <w:rPr>
          <w:ins w:author="Matthew Citarella" w:id="7" w:date="2026-09-27T21:20:00Z"/>
          <w:rFonts w:ascii="Times New Roman" w:cs="Times New Roman" w:eastAsia="Times New Roman" w:hAnsi="Times New Roman"/>
          <w:color w:val="000000"/>
          <w:sz w:val="24"/>
          <w:szCs w:val="24"/>
          <w:rPrChange w:author="Matthew Citarella" w:id="8" w:date="2026-09-27T21:20:00Z">
            <w:rPr>
              <w:rFonts w:ascii="PT Mono" w:cs="PT Mono" w:eastAsia="PT Mono" w:hAnsi="PT Mono"/>
            </w:rPr>
          </w:rPrChange>
        </w:rPr>
      </w:pPr>
      <w:ins w:author="Matthew Citarella" w:id="7" w:date="2026-09-27T21:20:00Z">
        <w:r w:rsidDel="00000000" w:rsidR="00000000" w:rsidRPr="00000000">
          <w:rPr>
            <w:rFonts w:ascii="Times New Roman" w:cs="Times New Roman" w:eastAsia="Times New Roman" w:hAnsi="Times New Roman"/>
            <w:color w:val="000000"/>
            <w:sz w:val="24"/>
            <w:szCs w:val="24"/>
            <w:rtl w:val="0"/>
            <w:rPrChange w:author="Matthew Citarella" w:id="8" w:date="2026-09-27T21:20:00Z">
              <w:rPr>
                <w:rFonts w:ascii="PT Mono" w:cs="PT Mono" w:eastAsia="PT Mono" w:hAnsi="PT Mono"/>
              </w:rPr>
            </w:rPrChange>
          </w:rPr>
          <w:t xml:space="preserve">Statement of purpose- 3/5</w:t>
        </w:r>
      </w:ins>
    </w:p>
    <w:p w:rsidR="00000000" w:rsidDel="00000000" w:rsidP="00000000" w:rsidRDefault="00000000" w:rsidRPr="00000000" w14:paraId="0000001F">
      <w:pPr>
        <w:widowControl w:val="0"/>
        <w:spacing w:before="0" w:line="240" w:lineRule="auto"/>
        <w:ind w:left="0" w:firstLine="0"/>
        <w:rPr>
          <w:ins w:author="Matthew Citarella" w:id="7" w:date="2026-09-27T21:20:00Z"/>
          <w:rFonts w:ascii="Times New Roman" w:cs="Times New Roman" w:eastAsia="Times New Roman" w:hAnsi="Times New Roman"/>
          <w:color w:val="000000"/>
          <w:sz w:val="24"/>
          <w:szCs w:val="24"/>
          <w:rPrChange w:author="Matthew Citarella" w:id="8" w:date="2026-09-27T21:20:00Z">
            <w:rPr>
              <w:rFonts w:ascii="PT Mono" w:cs="PT Mono" w:eastAsia="PT Mono" w:hAnsi="PT Mono"/>
            </w:rPr>
          </w:rPrChange>
        </w:rPr>
      </w:pPr>
      <w:ins w:author="Matthew Citarella" w:id="7" w:date="2026-09-27T21:20:00Z">
        <w:r w:rsidDel="00000000" w:rsidR="00000000" w:rsidRPr="00000000">
          <w:rPr>
            <w:rFonts w:ascii="Times New Roman" w:cs="Times New Roman" w:eastAsia="Times New Roman" w:hAnsi="Times New Roman"/>
            <w:color w:val="000000"/>
            <w:sz w:val="24"/>
            <w:szCs w:val="24"/>
            <w:rtl w:val="0"/>
            <w:rPrChange w:author="Matthew Citarella" w:id="8" w:date="2026-09-27T21:20:00Z">
              <w:rPr>
                <w:rFonts w:ascii="PT Mono" w:cs="PT Mono" w:eastAsia="PT Mono" w:hAnsi="PT Mono"/>
              </w:rPr>
            </w:rPrChange>
          </w:rPr>
          <w:t xml:space="preserve">Clarity- 4/5</w:t>
        </w:r>
      </w:ins>
    </w:p>
    <w:p w:rsidR="00000000" w:rsidDel="00000000" w:rsidP="00000000" w:rsidRDefault="00000000" w:rsidRPr="00000000" w14:paraId="00000020">
      <w:pPr>
        <w:widowControl w:val="0"/>
        <w:spacing w:before="0" w:line="240" w:lineRule="auto"/>
        <w:ind w:left="0" w:firstLine="0"/>
        <w:rPr>
          <w:ins w:author="Matthew Citarella" w:id="7" w:date="2026-09-27T21:20:00Z"/>
          <w:rFonts w:ascii="Times New Roman" w:cs="Times New Roman" w:eastAsia="Times New Roman" w:hAnsi="Times New Roman"/>
          <w:color w:val="000000"/>
          <w:sz w:val="24"/>
          <w:szCs w:val="24"/>
          <w:rPrChange w:author="Matthew Citarella" w:id="8" w:date="2026-09-27T21:20:00Z">
            <w:rPr>
              <w:rFonts w:ascii="PT Mono" w:cs="PT Mono" w:eastAsia="PT Mono" w:hAnsi="PT Mono"/>
            </w:rPr>
          </w:rPrChange>
        </w:rPr>
      </w:pPr>
      <w:ins w:author="Matthew Citarella" w:id="7" w:date="2026-09-27T21:20:00Z">
        <w:r w:rsidDel="00000000" w:rsidR="00000000" w:rsidRPr="00000000">
          <w:rPr>
            <w:rFonts w:ascii="Times New Roman" w:cs="Times New Roman" w:eastAsia="Times New Roman" w:hAnsi="Times New Roman"/>
            <w:color w:val="000000"/>
            <w:sz w:val="24"/>
            <w:szCs w:val="24"/>
            <w:rtl w:val="0"/>
            <w:rPrChange w:author="Matthew Citarella" w:id="8" w:date="2026-09-27T21:20:00Z">
              <w:rPr>
                <w:rFonts w:ascii="PT Mono" w:cs="PT Mono" w:eastAsia="PT Mono" w:hAnsi="PT Mono"/>
              </w:rPr>
            </w:rPrChange>
          </w:rPr>
          <w:t xml:space="preserve">Organization 5/5</w:t>
        </w:r>
      </w:ins>
    </w:p>
    <w:p w:rsidR="00000000" w:rsidDel="00000000" w:rsidP="00000000" w:rsidRDefault="00000000" w:rsidRPr="00000000" w14:paraId="00000021">
      <w:pPr>
        <w:widowControl w:val="0"/>
        <w:spacing w:before="0" w:line="240" w:lineRule="auto"/>
        <w:ind w:left="0" w:firstLine="0"/>
        <w:rPr>
          <w:ins w:author="Matthew Citarella" w:id="7" w:date="2026-09-27T21:20:00Z"/>
          <w:rFonts w:ascii="Times New Roman" w:cs="Times New Roman" w:eastAsia="Times New Roman" w:hAnsi="Times New Roman"/>
          <w:color w:val="000000"/>
          <w:sz w:val="24"/>
          <w:szCs w:val="24"/>
          <w:rPrChange w:author="Matthew Citarella" w:id="8" w:date="2026-09-27T21:20:00Z">
            <w:rPr>
              <w:rFonts w:ascii="PT Mono" w:cs="PT Mono" w:eastAsia="PT Mono" w:hAnsi="PT Mono"/>
            </w:rPr>
          </w:rPrChange>
        </w:rPr>
      </w:pPr>
      <w:ins w:author="Matthew Citarella" w:id="7" w:date="2026-09-27T21:20:00Z">
        <w:r w:rsidDel="00000000" w:rsidR="00000000" w:rsidRPr="00000000">
          <w:rPr>
            <w:rFonts w:ascii="Times New Roman" w:cs="Times New Roman" w:eastAsia="Times New Roman" w:hAnsi="Times New Roman"/>
            <w:color w:val="000000"/>
            <w:sz w:val="24"/>
            <w:szCs w:val="24"/>
            <w:rtl w:val="0"/>
            <w:rPrChange w:author="Matthew Citarella" w:id="8" w:date="2026-09-27T21:20:00Z">
              <w:rPr>
                <w:rFonts w:ascii="PT Mono" w:cs="PT Mono" w:eastAsia="PT Mono" w:hAnsi="PT Mono"/>
              </w:rPr>
            </w:rPrChange>
          </w:rPr>
          <w:t xml:space="preserve">Grammar/ syntax 5/5</w:t>
        </w:r>
      </w:ins>
    </w:p>
    <w:p w:rsidR="00000000" w:rsidDel="00000000" w:rsidP="00000000" w:rsidRDefault="00000000" w:rsidRPr="00000000" w14:paraId="00000022">
      <w:pPr>
        <w:widowControl w:val="0"/>
        <w:spacing w:before="0" w:line="240" w:lineRule="auto"/>
        <w:ind w:left="0" w:firstLine="0"/>
        <w:rPr>
          <w:ins w:author="Matthew Citarella" w:id="7" w:date="2026-09-27T21:20:00Z"/>
          <w:rFonts w:ascii="Times New Roman" w:cs="Times New Roman" w:eastAsia="Times New Roman" w:hAnsi="Times New Roman"/>
          <w:color w:val="000000"/>
          <w:sz w:val="24"/>
          <w:szCs w:val="24"/>
          <w:rPrChange w:author="Matthew Citarella" w:id="8" w:date="2026-09-27T21:20:00Z">
            <w:rPr>
              <w:rFonts w:ascii="PT Mono" w:cs="PT Mono" w:eastAsia="PT Mono" w:hAnsi="PT Mono"/>
            </w:rPr>
          </w:rPrChange>
        </w:rPr>
      </w:pPr>
      <w:ins w:author="Matthew Citarella" w:id="7" w:date="2026-09-27T21:20:00Z">
        <w:r w:rsidDel="00000000" w:rsidR="00000000" w:rsidRPr="00000000">
          <w:rPr>
            <w:rtl w:val="0"/>
          </w:rPr>
        </w:r>
      </w:ins>
    </w:p>
    <w:p w:rsidR="00000000" w:rsidDel="00000000" w:rsidP="00000000" w:rsidRDefault="00000000" w:rsidRPr="00000000" w14:paraId="00000023">
      <w:pPr>
        <w:widowControl w:val="0"/>
        <w:spacing w:before="0" w:line="240" w:lineRule="auto"/>
        <w:ind w:left="0" w:firstLine="0"/>
        <w:rPr>
          <w:ins w:author="Matthew Citarella" w:id="7" w:date="2026-09-27T21:20:00Z"/>
          <w:rFonts w:ascii="Times New Roman" w:cs="Times New Roman" w:eastAsia="Times New Roman" w:hAnsi="Times New Roman"/>
          <w:color w:val="000000"/>
          <w:sz w:val="24"/>
          <w:szCs w:val="24"/>
          <w:rPrChange w:author="Matthew Citarella" w:id="8" w:date="2026-09-27T21:20:00Z">
            <w:rPr>
              <w:rFonts w:ascii="PT Mono" w:cs="PT Mono" w:eastAsia="PT Mono" w:hAnsi="PT Mono"/>
            </w:rPr>
          </w:rPrChange>
        </w:rPr>
      </w:pPr>
      <w:ins w:author="Matthew Citarella" w:id="7" w:date="2026-09-27T21:20:00Z">
        <w:r w:rsidDel="00000000" w:rsidR="00000000" w:rsidRPr="00000000">
          <w:rPr>
            <w:rtl w:val="0"/>
          </w:rPr>
        </w:r>
      </w:ins>
    </w:p>
    <w:p w:rsidR="00000000" w:rsidDel="00000000" w:rsidP="00000000" w:rsidRDefault="00000000" w:rsidRPr="00000000" w14:paraId="00000024">
      <w:pPr>
        <w:widowControl w:val="0"/>
        <w:spacing w:before="0" w:line="240" w:lineRule="auto"/>
        <w:ind w:left="0" w:firstLine="0"/>
        <w:rPr>
          <w:ins w:author="Matthew Citarella" w:id="7" w:date="2026-09-27T21:20:00Z"/>
          <w:rFonts w:ascii="Times New Roman" w:cs="Times New Roman" w:eastAsia="Times New Roman" w:hAnsi="Times New Roman"/>
          <w:color w:val="000000"/>
          <w:sz w:val="24"/>
          <w:szCs w:val="24"/>
          <w:rPrChange w:author="Matthew Citarella" w:id="8" w:date="2026-09-27T21:20:00Z">
            <w:rPr>
              <w:rFonts w:ascii="PT Mono" w:cs="PT Mono" w:eastAsia="PT Mono" w:hAnsi="PT Mono"/>
            </w:rPr>
          </w:rPrChange>
        </w:rPr>
      </w:pPr>
      <w:ins w:author="Matthew Citarella" w:id="7" w:date="2026-09-27T21:20:00Z">
        <w:r w:rsidDel="00000000" w:rsidR="00000000" w:rsidRPr="00000000">
          <w:rPr>
            <w:rFonts w:ascii="Times New Roman" w:cs="Times New Roman" w:eastAsia="Times New Roman" w:hAnsi="Times New Roman"/>
            <w:color w:val="000000"/>
            <w:sz w:val="24"/>
            <w:szCs w:val="24"/>
            <w:rtl w:val="0"/>
            <w:rPrChange w:author="Matthew Citarella" w:id="8" w:date="2026-09-27T21:20:00Z">
              <w:rPr>
                <w:rFonts w:ascii="PT Mono" w:cs="PT Mono" w:eastAsia="PT Mono" w:hAnsi="PT Mono"/>
              </w:rPr>
            </w:rPrChange>
          </w:rPr>
          <w:t xml:space="preserve">Grade: 87</w:t>
        </w:r>
      </w:ins>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288" w:lineRule="auto"/>
        <w:ind w:left="0" w:firstLine="0"/>
        <w:rPr>
          <w:rFonts w:ascii="Arial" w:cs="Arial" w:eastAsia="Arial" w:hAnsi="Arial"/>
          <w:b w:val="0"/>
          <w:bCs w:val="0"/>
          <w:i w:val="0"/>
          <w:iCs w:val="0"/>
          <w:smallCaps w:val="0"/>
          <w:strike w:val="0"/>
          <w:color w:val="000000"/>
          <w:sz w:val="22"/>
          <w:szCs w:val="22"/>
          <w:u w:val="none"/>
          <w:shd w:fill="auto" w:val="clear"/>
          <w:vertAlign w:val="baseline"/>
          <w:rPrChange w:author="Matthew Citarella" w:id="8" w:date="2026-09-27T21:20:00Z">
            <w:rPr>
              <w:rFonts w:ascii="PT Mono" w:cs="PT Mono" w:eastAsia="PT Mono" w:hAnsi="PT Mono"/>
            </w:rPr>
          </w:rPrChange>
        </w:rPr>
        <w:pPrChange w:author="Matthew Citarella" w:id="0" w:date="2026-09-27T21:20:00Z">
          <w:pPr>
            <w:pageBreakBefore w:val="0"/>
            <w:numPr>
              <w:ilvl w:val="0"/>
              <w:numId w:val="1"/>
            </w:numPr>
            <w:pBdr>
              <w:top w:space="0" w:sz="0" w:val="nil"/>
              <w:left w:space="0" w:sz="0" w:val="nil"/>
              <w:bottom w:space="0" w:sz="0" w:val="nil"/>
              <w:right w:space="0" w:sz="0" w:val="nil"/>
              <w:between w:space="0" w:sz="0" w:val="nil"/>
            </w:pBdr>
            <w:shd w:fill="auto" w:val="clear"/>
            <w:spacing w:before="0" w:line="288" w:lineRule="auto"/>
            <w:ind w:left="720" w:hanging="360"/>
          </w:pPr>
        </w:pPrChange>
      </w:pPr>
      <w:r w:rsidDel="00000000" w:rsidR="00000000" w:rsidRPr="00000000">
        <w:rPr>
          <w:rtl w:val="0"/>
        </w:rPr>
      </w:r>
    </w:p>
    <w:sectPr>
      <w:footerReference r:id="rId7" w:type="default"/>
      <w:pgSz w:h="15840" w:w="12240" w:orient="portrait"/>
      <w:pgMar w:bottom="720" w:top="72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 w:name="PT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666666"/>
        <w:sz w:val="18"/>
        <w:szCs w:val="18"/>
        <w:lang w:val="en"/>
      </w:rPr>
    </w:rPrDefault>
    <w:pPrDefault>
      <w:pPr>
        <w:spacing w:before="120" w:line="288"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pageBreakBefore w:val="0"/>
      <w:spacing w:before="280" w:line="240" w:lineRule="auto"/>
    </w:pPr>
    <w:rPr>
      <w:b w:val="1"/>
      <w:bCs w:val="1"/>
      <w:color w:val="e91d63"/>
      <w:sz w:val="22"/>
      <w:szCs w:val="22"/>
    </w:rPr>
  </w:style>
  <w:style w:type="paragraph" w:styleId="Heading3">
    <w:name w:val="heading 3"/>
    <w:basedOn w:val="Normal"/>
    <w:next w:val="Normal"/>
    <w:pPr>
      <w:keepNext w:val="1"/>
      <w:keepLines w:val="1"/>
      <w:pageBreakBefore w:val="0"/>
      <w:spacing w:before="280" w:line="240" w:lineRule="auto"/>
      <w:ind w:left="-15" w:firstLine="0"/>
    </w:pPr>
    <w:rPr>
      <w:rFonts w:ascii="Source Code Pro" w:cs="Source Code Pro" w:eastAsia="Source Code Pro" w:hAnsi="Source Code Pro"/>
      <w:b w:val="1"/>
      <w:bCs w:val="1"/>
      <w:color w:val="e91d63"/>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pageBreakBefore w:val="0"/>
      <w:ind w:left="-15" w:right="-30" w:firstLine="0"/>
    </w:pPr>
    <w:rPr>
      <w:rFonts w:ascii="Roboto Condensed" w:cs="Roboto Condensed" w:eastAsia="Roboto Condensed" w:hAnsi="Roboto Condensed"/>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1" Type="http://schemas.openxmlformats.org/officeDocument/2006/relationships/font" Target="fonts/PTMono-regular.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